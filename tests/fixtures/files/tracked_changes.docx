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Grew followers </w:t>
      </w:r>
      <w:del w:id="1" w:author="Reviewer" w:date="2025-01-01T00:00:00Z">
        <w:r>
          <w:delText>40%</w:delText>
        </w:r>
      </w:del>
      <w:ins w:id="2" w:author="Reviewer" w:date="2025-01-01T00:00:00Z">
        <w:r>
          <w:t>18%</w:t>
        </w:r>
      </w:ins>
      <w:r>
        <w:t xml:space="preserve"> in 10 weeks</w:t>
      </w:r>
    </w:p>
    <w:p>
      <w:commentRangeStart w:id="0"/>
      <w:r>
        <w:t xml:space="preserve">Trained 6 new baristas</w:t>
      </w:r>
      <w:commentRangeEnd w:id="0"/>
      <w:r>
        <w:commentReference w:id="0"/>
      </w:r>
    </w:p>
    <w:sectPr>
      <w:pgSz w:w="12240" w:h="15840"/>
      <w:pgMar w:top="1440" w:right="1440" w:bottom="1440" w:left="1440"/>
      <w:cols w:num="1"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comment w:id="0" w:author="Reviewer">
    <w:p>
      <w:r>
        <w:t>Is this number right?</w:t>
      </w:r>
    </w:p>
  </w:comment>
  <w:comment w:id="1" w:author="Reviewer">
    <w:p>
      <w:r>
        <w:t>Second note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Com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